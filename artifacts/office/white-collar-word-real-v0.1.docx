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377C" w14:textId="2ECABFC4" w:rsidR="00497C06" w:rsidRPr="00397140" w:rsidRDefault="0083017F" w:rsidP="00020E99">
      <w:pPr>
        <w:pStyle w:val="ListParagraph"/>
        <w:numPr>
          <w:ilvl w:val="0"/>
          <w:numId w:val="1"/>
        </w:numPr>
        <w:spacing w:after="120" w:line="240" w:lineRule="auto"/>
        <w:rPr>
          <w:rFonts w:ascii="Arial" w:hAnsi="Arial" w:cs="Arial"/>
          <w:b/>
        </w:rPr>
      </w:pPr>
      <w:bookmarkStart w:id="0" w:name="CrossRef"/>
      <w:del w:id="1" w:author="Tan Gemicioglu" w:date="2026-08-08T20:45:00Z" w16du:dateUtc="2026-08-09T00:45:00Z">
        <w:r w:rsidDel="00192C56">
          <w:rPr>
            <w:rFonts w:ascii="Arial" w:hAnsi="Arial" w:cs="Arial"/>
            <w:b/>
          </w:rPr>
          <w:delText>T</w:delText>
        </w:r>
      </w:del>
      <w:r>
        <w:rPr>
          <w:rFonts w:ascii="Arial" w:hAnsi="Arial" w:cs="Arial"/>
          <w:b/>
        </w:rPr>
        <w:t>racked</w:t>
      </w:r>
      <w:r w:rsidR="00497C06" w:rsidRPr="00397140">
        <w:rPr>
          <w:rFonts w:ascii="Arial" w:hAnsi="Arial" w:cs="Arial"/>
          <w:b/>
        </w:rPr>
        <w:t xml:space="preserve"> target text</w:t>
      </w:r>
    </w:p>
    <w:bookmarkEnd w:id="0"/>
    <w:p w14:paraId="3DD71DF5" w14:textId="5B23A8F0" w:rsidR="003319EF" w:rsidRPr="00397140" w:rsidRDefault="00D228C8" w:rsidP="00397140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>
        <w:fldChar w:fldCharType="begin"/>
      </w:r>
      <w:r>
        <w:instrText xml:space="preserve"> REF CrossRef \h </w:instrText>
      </w:r>
      <w:r>
        <w:fldChar w:fldCharType="separate"/>
      </w:r>
      <w:r w:rsidR="0083017F">
        <w:rPr>
          <w:rFonts w:ascii="Arial" w:hAnsi="Arial" w:cs="Arial"/>
          <w:b/>
        </w:rPr>
        <w:t>Tracked</w:t>
      </w:r>
      <w:r w:rsidR="003319EF" w:rsidRPr="00397140">
        <w:rPr>
          <w:rFonts w:ascii="Arial" w:hAnsi="Arial" w:cs="Arial"/>
          <w:b/>
        </w:rPr>
        <w:t xml:space="preserve"> target text</w:t>
      </w:r>
    </w:p>
    <w:p w14:paraId="1803CB61" w14:textId="7AE8836E" w:rsidR="00497C06" w:rsidRDefault="00D228C8" w:rsidP="00457503">
      <w:pPr>
        <w:pStyle w:val="Heading1"/>
        <w:numPr>
          <w:ilvl w:val="0"/>
          <w:numId w:val="1"/>
        </w:numPr>
      </w:pPr>
      <w:r>
        <w:fldChar w:fldCharType="end"/>
      </w:r>
      <w:r w:rsidR="00497C06">
        <w:t>Heading One</w:t>
      </w:r>
    </w:p>
    <w:p w14:paraId="1C24A946" w14:textId="4506FC03" w:rsidR="00497C06" w:rsidRDefault="00497C06" w:rsidP="00457503">
      <w:pPr>
        <w:pStyle w:val="Heading2"/>
        <w:numPr>
          <w:ilvl w:val="1"/>
          <w:numId w:val="1"/>
        </w:numPr>
      </w:pPr>
      <w:r>
        <w:t>Heading Two</w:t>
      </w:r>
    </w:p>
    <w:p w14:paraId="73E38FAF" w14:textId="77777777" w:rsidR="007474FD" w:rsidRDefault="00374ADB">
      <w:r>
        <w:t xml:space="preserve"> inserted</w:t>
      </w:r>
    </w:p>
    <w:p w14:paraId="794429DE" w14:textId="77777777" w:rsidR="007474FD" w:rsidRDefault="007474FD">
      <w:r>
        <w:t>Inserted A</w:t>
      </w:r>
    </w:p>
    <w:p w14:paraId="0E459357" w14:textId="77777777" w:rsidR="000101CD" w:rsidRDefault="007474FD">
      <w:r>
        <w:t>Inserted B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150"/>
        <w:gridCol w:w="381"/>
      </w:tblGrid>
      <w:tr w:rsidR="000101CD" w14:paraId="45A4A97F" w14:textId="77777777" w:rsidTr="00F21E99">
        <w:trPr>
          <w:jc w:val="center"/>
        </w:trPr>
        <w:tc>
          <w:tcPr>
            <w:tcW w:w="0" w:type="auto"/>
          </w:tcPr>
          <w:p w14:paraId="621E09DE" w14:textId="704FA4F5" w:rsidR="000101CD" w:rsidRDefault="00CC1237">
            <w:r>
              <w:t>Changed</w:t>
            </w:r>
          </w:p>
        </w:tc>
        <w:tc>
          <w:tcPr>
            <w:tcW w:w="0" w:type="auto"/>
          </w:tcPr>
          <w:p w14:paraId="356D856E" w14:textId="5C00556C" w:rsidR="000101CD" w:rsidRDefault="000101CD">
            <w:r>
              <w:t>B</w:t>
            </w:r>
          </w:p>
        </w:tc>
      </w:tr>
      <w:tr w:rsidR="000101CD" w14:paraId="6266ECE7" w14:textId="77777777" w:rsidTr="00F21E99">
        <w:trPr>
          <w:jc w:val="center"/>
        </w:trPr>
        <w:tc>
          <w:tcPr>
            <w:tcW w:w="0" w:type="auto"/>
          </w:tcPr>
          <w:p w14:paraId="5907537D" w14:textId="13D9E7D4" w:rsidR="000101CD" w:rsidRDefault="000101CD">
            <w:r>
              <w:t>C</w:t>
            </w:r>
          </w:p>
        </w:tc>
        <w:tc>
          <w:tcPr>
            <w:tcW w:w="0" w:type="auto"/>
          </w:tcPr>
          <w:p w14:paraId="091AC0E6" w14:textId="299F7075" w:rsidR="000101CD" w:rsidRDefault="000101CD">
            <w:r>
              <w:t>D</w:t>
            </w:r>
          </w:p>
        </w:tc>
      </w:tr>
    </w:tbl>
    <w:p w14:paraId="62E63223" w14:textId="77777777" w:rsidR="00955FCC" w:rsidRDefault="00496C09">
      <w:pPr>
        <w:rPr>
          <w:rFonts w:ascii="Cambria Math" w:hAnsi="Cambria Math"/>
          <w:oMath/>
        </w:rPr>
        <w:sectPr w:rsidR="00955FCC" w:rsidSect="00B5521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67BBF094" wp14:editId="6E1ABEBB">
            <wp:extent cx="203200" cy="203200"/>
            <wp:effectExtent l="0" t="0" r="0" b="0"/>
            <wp:docPr id="59458352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83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</w:rPr>
          <m:t>x = y</m:t>
        </m:r>
      </m:oMath>
    </w:p>
    <w:p w14:paraId="45858D98" w14:textId="15D10DB4" w:rsidR="00CF3687" w:rsidRDefault="00CF3687"/>
    <w:sectPr w:rsidR="00CF3687" w:rsidSect="00B55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A2C2F" w14:textId="77777777" w:rsidR="00135F96" w:rsidRDefault="00135F96" w:rsidP="00B55218">
      <w:pPr>
        <w:spacing w:after="0" w:line="240" w:lineRule="auto"/>
      </w:pPr>
      <w:r>
        <w:separator/>
      </w:r>
    </w:p>
  </w:endnote>
  <w:endnote w:type="continuationSeparator" w:id="0">
    <w:p w14:paraId="55015859" w14:textId="77777777" w:rsidR="00135F96" w:rsidRDefault="00135F96" w:rsidP="00B55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E787D" w14:textId="77777777" w:rsidR="00B55218" w:rsidRDefault="00B55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E456C" w14:textId="77777777" w:rsidR="00114B26" w:rsidRDefault="00B55218">
    <w:pPr>
      <w:pStyle w:val="Footer"/>
      <w:jc w:val="center"/>
    </w:pPr>
    <w:r>
      <w:t>Footer</w:t>
    </w:r>
  </w:p>
  <w:p w14:paraId="28E90B9B" w14:textId="3CFB443A" w:rsidR="00B55218" w:rsidRDefault="00114B26" w:rsidP="00020E99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39DF6" w14:textId="77777777" w:rsidR="00B55218" w:rsidRDefault="00B55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32343" w14:textId="77777777" w:rsidR="00135F96" w:rsidRDefault="00135F96" w:rsidP="00B55218">
      <w:pPr>
        <w:spacing w:after="0" w:line="240" w:lineRule="auto"/>
      </w:pPr>
      <w:r>
        <w:separator/>
      </w:r>
    </w:p>
  </w:footnote>
  <w:footnote w:type="continuationSeparator" w:id="0">
    <w:p w14:paraId="570F7441" w14:textId="77777777" w:rsidR="00135F96" w:rsidRDefault="00135F96" w:rsidP="00B55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3322" w14:textId="77777777" w:rsidR="00B55218" w:rsidRDefault="00B552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8D92A" w14:textId="77777777" w:rsidR="003319EF" w:rsidRDefault="00135F96">
    <w:pPr>
      <w:pStyle w:val="Header"/>
      <w:jc w:val="center"/>
    </w:pPr>
    <w:r>
      <w:rPr>
        <w:noProof/>
      </w:rPr>
      <w:pict w14:anchorId="68202A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left:0;text-align:left;margin-left:0;margin-top:0;width:193.5pt;height:87.75pt;rotation:-45;z-index:251658240;mso-position-horizontal:center;mso-position-vertical:center" fillcolor="silver" stroked="f">
          <v:fill opacity=".5"/>
          <v:stroke r:id="rId1" o:title=""/>
          <v:shadow color="#868686"/>
          <v:textpath style="font-family:&quot;Calibri&quot;;font-size:1in;v-text-kern:t" trim="t" fitpath="t" string="DRAFT"/>
        </v:shape>
      </w:pict>
    </w:r>
    <w:r w:rsidR="00B55218">
      <w:t>Header</w:t>
    </w:r>
  </w:p>
  <w:p w14:paraId="034F30FD" w14:textId="47E337D7" w:rsidR="00B55218" w:rsidRDefault="003319EF" w:rsidP="00020E99">
    <w:pPr>
      <w:pStyle w:val="Header"/>
      <w:jc w:val="right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MERGEFORMAT ">
      <w:r>
        <w:rPr>
          <w:noProof/>
        </w:rPr>
        <w:t>1</w:t>
      </w:r>
    </w:fldSimple>
    <w:r>
      <w:t xml:space="preserve"> total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0B303" w14:textId="77777777" w:rsidR="00B55218" w:rsidRDefault="00B552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516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0F44B3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55088163">
    <w:abstractNumId w:val="1"/>
  </w:num>
  <w:num w:numId="2" w16cid:durableId="16304348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 Gemicioglu">
    <w15:presenceInfo w15:providerId="Windows Live" w15:userId="806492e9e8f29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7C06"/>
    <w:rsid w:val="000101CD"/>
    <w:rsid w:val="00020E99"/>
    <w:rsid w:val="000311D6"/>
    <w:rsid w:val="00075AF7"/>
    <w:rsid w:val="000F5220"/>
    <w:rsid w:val="00114B26"/>
    <w:rsid w:val="00135F96"/>
    <w:rsid w:val="001613A4"/>
    <w:rsid w:val="00192C56"/>
    <w:rsid w:val="00274F6A"/>
    <w:rsid w:val="003319EF"/>
    <w:rsid w:val="00374ADB"/>
    <w:rsid w:val="00397140"/>
    <w:rsid w:val="004534DA"/>
    <w:rsid w:val="00457503"/>
    <w:rsid w:val="00496C09"/>
    <w:rsid w:val="00497C06"/>
    <w:rsid w:val="00512C66"/>
    <w:rsid w:val="00577102"/>
    <w:rsid w:val="00582F4C"/>
    <w:rsid w:val="006449B6"/>
    <w:rsid w:val="006D38C4"/>
    <w:rsid w:val="006E6062"/>
    <w:rsid w:val="00701AD6"/>
    <w:rsid w:val="007474FD"/>
    <w:rsid w:val="0077482E"/>
    <w:rsid w:val="0083017F"/>
    <w:rsid w:val="008A7479"/>
    <w:rsid w:val="008C4F6A"/>
    <w:rsid w:val="00955FCC"/>
    <w:rsid w:val="00961AB6"/>
    <w:rsid w:val="00A45CDD"/>
    <w:rsid w:val="00AC063D"/>
    <w:rsid w:val="00B55218"/>
    <w:rsid w:val="00B70B2F"/>
    <w:rsid w:val="00BE28F3"/>
    <w:rsid w:val="00BF4F5B"/>
    <w:rsid w:val="00C2042F"/>
    <w:rsid w:val="00C33402"/>
    <w:rsid w:val="00C55472"/>
    <w:rsid w:val="00CC1237"/>
    <w:rsid w:val="00CC76AD"/>
    <w:rsid w:val="00CE217E"/>
    <w:rsid w:val="00CF3687"/>
    <w:rsid w:val="00D228C8"/>
    <w:rsid w:val="00D44D44"/>
    <w:rsid w:val="00DB7218"/>
    <w:rsid w:val="00EC6D8A"/>
    <w:rsid w:val="00EC7305"/>
    <w:rsid w:val="00F21E99"/>
    <w:rsid w:val="00FD5728"/>
    <w:rsid w:val="00FE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4FD28"/>
  <w15:chartTrackingRefBased/>
  <w15:docId w15:val="{3524E7C9-2DC8-49A8-9D10-199B8A89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C0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D38C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55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218"/>
  </w:style>
  <w:style w:type="paragraph" w:styleId="Footer">
    <w:name w:val="footer"/>
    <w:basedOn w:val="Normal"/>
    <w:link w:val="FooterChar"/>
    <w:uiPriority w:val="99"/>
    <w:unhideWhenUsed/>
    <w:rsid w:val="00B55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218"/>
  </w:style>
  <w:style w:type="character" w:styleId="CommentReference">
    <w:name w:val="annotation reference"/>
    <w:basedOn w:val="DefaultParagraphFont"/>
    <w:uiPriority w:val="99"/>
    <w:semiHidden/>
    <w:unhideWhenUsed/>
    <w:rsid w:val="00DB72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72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72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2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72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</Words>
  <Characters>114</Characters>
  <Application>Microsoft Office Word</Application>
  <DocSecurity>0</DocSecurity>
  <Lines>16</Lines>
  <Paragraphs>15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Word Test</dc:title>
  <dc:subject/>
  <dc:creator>white-collar</dc:creator>
  <cp:keywords/>
  <dc:description/>
  <cp:lastModifiedBy>Tan Gemicioglu</cp:lastModifiedBy>
  <cp:revision>2</cp:revision>
  <dcterms:created xsi:type="dcterms:W3CDTF">2026-08-09T00:45:00Z</dcterms:created>
  <dcterms:modified xsi:type="dcterms:W3CDTF">2026-08-09T00:45:00Z</dcterms:modified>
</cp:coreProperties>
</file>